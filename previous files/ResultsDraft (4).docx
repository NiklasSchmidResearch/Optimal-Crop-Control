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5D2B" w14:textId="03A9D432" w:rsidR="009927EE" w:rsidRPr="009927EE" w:rsidRDefault="009927EE">
      <w:r>
        <w:t>Note, in this write up Figure 3 is</w:t>
      </w:r>
      <w:r w:rsidR="00192B5D">
        <w:t xml:space="preserve"> (a)</w:t>
      </w:r>
      <w:r>
        <w:t xml:space="preserve"> Pareto fronts</w:t>
      </w:r>
      <w:r w:rsidR="00192B5D">
        <w:t>, (b) sensitivity of violations to fine, and (c) sensitivity of profits to fine.</w:t>
      </w:r>
      <w:r>
        <w:t xml:space="preserve"> </w:t>
      </w:r>
      <w:r w:rsidR="00715732">
        <w:t>Figure 4 is the scatter plots</w:t>
      </w:r>
      <w:r w:rsidR="00192B5D">
        <w:t xml:space="preserve">. Figure </w:t>
      </w:r>
      <w:r w:rsidR="00565771">
        <w:t xml:space="preserve">5 </w:t>
      </w:r>
      <w:r w:rsidR="00192B5D">
        <w:t>is potentially the trajectories plot.</w:t>
      </w:r>
    </w:p>
    <w:p w14:paraId="5135483E" w14:textId="30CF6881" w:rsidR="00DA374E" w:rsidRPr="00905FB1" w:rsidRDefault="00905FB1">
      <w:pPr>
        <w:rPr>
          <w:u w:val="single"/>
        </w:rPr>
      </w:pPr>
      <w:r w:rsidRPr="00905FB1">
        <w:rPr>
          <w:u w:val="single"/>
        </w:rPr>
        <w:t xml:space="preserve">Higher frequency controllers </w:t>
      </w:r>
      <w:r w:rsidR="00A66DC1">
        <w:rPr>
          <w:u w:val="single"/>
        </w:rPr>
        <w:t>reduce</w:t>
      </w:r>
      <w:r w:rsidRPr="00905FB1">
        <w:rPr>
          <w:u w:val="single"/>
        </w:rPr>
        <w:t xml:space="preserve"> </w:t>
      </w:r>
      <w:r w:rsidR="00192B5D">
        <w:rPr>
          <w:u w:val="single"/>
        </w:rPr>
        <w:t>the likelihood of N loss</w:t>
      </w:r>
      <w:r w:rsidRPr="00905FB1">
        <w:rPr>
          <w:u w:val="single"/>
        </w:rPr>
        <w:t xml:space="preserve"> violations without sacrificing profit.</w:t>
      </w:r>
    </w:p>
    <w:p w14:paraId="7CE763C3" w14:textId="269C3A42" w:rsidR="00A66DC1" w:rsidRDefault="008A1384" w:rsidP="0079615D">
      <w:r>
        <w:t>Our results show</w:t>
      </w:r>
      <w:r w:rsidR="00A66DC1">
        <w:t xml:space="preserve"> that the higher-frequency controllers achieve lower likelihoods of violating </w:t>
      </w:r>
      <w:r w:rsidR="00192B5D">
        <w:t>the N loss concentration threshold</w:t>
      </w:r>
      <w:r w:rsidR="00A66DC1">
        <w:t xml:space="preserve"> without any reduction in </w:t>
      </w:r>
      <w:r w:rsidR="00192B5D">
        <w:t xml:space="preserve">agricultural </w:t>
      </w:r>
      <w:r w:rsidR="00A66DC1">
        <w:t xml:space="preserve">profit (crop revenue minus fertilizer input cost). </w:t>
      </w:r>
      <w:r>
        <w:t>Figure 3a illustrates t</w:t>
      </w:r>
      <w:r w:rsidR="00A66DC1">
        <w:t>he</w:t>
      </w:r>
      <w:r w:rsidR="0079615D">
        <w:t xml:space="preserve"> P</w:t>
      </w:r>
      <w:r w:rsidR="00A66DC1">
        <w:t xml:space="preserve">areto </w:t>
      </w:r>
      <w:r w:rsidR="0079615D">
        <w:t xml:space="preserve">fronts of fertilizer policies under the three different frequencies in </w:t>
      </w:r>
      <w:r w:rsidR="00192B5D">
        <w:t>green</w:t>
      </w:r>
      <w:r w:rsidR="0079615D">
        <w:t xml:space="preserve"> (a “single” application at the beginning of the season), </w:t>
      </w:r>
      <w:r w:rsidR="00192B5D">
        <w:t>red</w:t>
      </w:r>
      <w:r w:rsidR="0079615D">
        <w:t xml:space="preserve"> (“</w:t>
      </w:r>
      <w:r w:rsidR="00192B5D">
        <w:t>6</w:t>
      </w:r>
      <w:r w:rsidR="0079615D">
        <w:t xml:space="preserve">-day” intervals of application), and </w:t>
      </w:r>
      <w:r w:rsidR="00192B5D">
        <w:t>blue</w:t>
      </w:r>
      <w:r w:rsidR="0079615D">
        <w:t xml:space="preserve"> (“3-day” intervals).</w:t>
      </w:r>
      <w:r w:rsidR="004B7D16">
        <w:t xml:space="preserve"> </w:t>
      </w:r>
      <w:r w:rsidR="009927EE">
        <w:t xml:space="preserve">The probability of violation and profit are, respectively, the percent of trajectories that violate the water quality threshold and the average profit among the sampled trajectories used in training the policies. </w:t>
      </w:r>
      <w:r w:rsidR="0079615D">
        <w:t>For the policies with higher frequency application, the Pareto front shifts toward the left without shifting downward – indicating lower likelihood of water quality violation but the same</w:t>
      </w:r>
      <w:r w:rsidR="009927EE">
        <w:t xml:space="preserve"> average</w:t>
      </w:r>
      <w:r w:rsidR="0079615D">
        <w:t xml:space="preserve"> profit level. </w:t>
      </w:r>
      <w:r w:rsidR="00064B74">
        <w:t xml:space="preserve">This shift is </w:t>
      </w:r>
      <w:r w:rsidR="00192B5D">
        <w:t>more</w:t>
      </w:r>
      <w:r w:rsidR="00064B74">
        <w:t xml:space="preserve"> pronounced </w:t>
      </w:r>
      <w:r w:rsidR="00192B5D">
        <w:t xml:space="preserve">between the single application to the every-6-day application, and the further shift </w:t>
      </w:r>
      <w:r w:rsidR="00064B74">
        <w:t>for the every-3-day</w:t>
      </w:r>
      <w:r w:rsidR="00192B5D">
        <w:t xml:space="preserve"> policy is minor</w:t>
      </w:r>
      <w:r w:rsidR="00064B74">
        <w:t xml:space="preserve">. </w:t>
      </w:r>
      <w:r w:rsidR="0079615D" w:rsidRPr="0079615D">
        <w:t>For</w:t>
      </w:r>
      <w:r w:rsidR="0079615D">
        <w:t xml:space="preserve"> </w:t>
      </w:r>
      <w:r w:rsidR="0079615D" w:rsidRPr="0079615D">
        <w:t xml:space="preserve">instance, at a </w:t>
      </w:r>
      <w:r w:rsidR="0079615D">
        <w:t xml:space="preserve">constant </w:t>
      </w:r>
      <w:r w:rsidR="0079615D" w:rsidRPr="0079615D">
        <w:t>profit of 0.2</w:t>
      </w:r>
      <w:r w:rsidR="00192B5D">
        <w:t>42</w:t>
      </w:r>
      <w:r w:rsidR="0079615D" w:rsidRPr="0079615D">
        <w:t xml:space="preserve"> USD/m</w:t>
      </w:r>
      <w:r w:rsidR="0079615D">
        <w:rPr>
          <w:vertAlign w:val="superscript"/>
        </w:rPr>
        <w:t>2</w:t>
      </w:r>
      <w:r w:rsidR="0079615D" w:rsidRPr="0079615D">
        <w:t xml:space="preserve">, the likelihood of violating the N loss threshold is </w:t>
      </w:r>
      <w:r w:rsidR="00192B5D">
        <w:t>55</w:t>
      </w:r>
      <w:r w:rsidR="0079615D" w:rsidRPr="0079615D">
        <w:t>% in the</w:t>
      </w:r>
      <w:r w:rsidR="0079615D">
        <w:t xml:space="preserve"> “</w:t>
      </w:r>
      <w:r w:rsidR="0079615D" w:rsidRPr="0079615D">
        <w:t>single</w:t>
      </w:r>
      <w:r w:rsidR="0079615D">
        <w:t>”</w:t>
      </w:r>
      <w:r w:rsidR="0079615D" w:rsidRPr="0079615D">
        <w:t xml:space="preserve"> application scenario and 5</w:t>
      </w:r>
      <w:r w:rsidR="00192B5D">
        <w:t>0</w:t>
      </w:r>
      <w:r w:rsidR="0079615D" w:rsidRPr="0079615D">
        <w:t xml:space="preserve">% in the </w:t>
      </w:r>
      <w:r w:rsidR="0079615D">
        <w:t>“</w:t>
      </w:r>
      <w:r w:rsidR="0079615D" w:rsidRPr="0079615D">
        <w:t>3</w:t>
      </w:r>
      <w:r w:rsidR="0079615D">
        <w:t>-</w:t>
      </w:r>
      <w:r w:rsidR="0079615D" w:rsidRPr="0079615D">
        <w:t>day</w:t>
      </w:r>
      <w:r w:rsidR="0079615D">
        <w:t>” interval</w:t>
      </w:r>
      <w:r w:rsidR="0079615D" w:rsidRPr="0079615D">
        <w:t xml:space="preserve"> scenario, i.e., 1 in every </w:t>
      </w:r>
      <w:r w:rsidR="00192B5D">
        <w:t>10</w:t>
      </w:r>
      <w:r w:rsidR="0079615D" w:rsidRPr="0079615D">
        <w:t xml:space="preserve"> violations could be</w:t>
      </w:r>
      <w:r w:rsidR="0079615D">
        <w:t xml:space="preserve"> </w:t>
      </w:r>
      <w:r w:rsidR="0079615D" w:rsidRPr="0079615D">
        <w:t>avoided</w:t>
      </w:r>
      <w:r w:rsidR="0079615D">
        <w:t xml:space="preserve"> through the use of </w:t>
      </w:r>
      <w:r w:rsidR="00715732">
        <w:t>every-3-day</w:t>
      </w:r>
      <w:r w:rsidR="0079615D">
        <w:t xml:space="preserve"> monitoring and fertilizer application.</w:t>
      </w:r>
      <w:r w:rsidR="00184825">
        <w:t xml:space="preserve"> </w:t>
      </w:r>
      <w:r w:rsidR="00192B5D">
        <w:t>Although modest, the shift is consistent clear across the entire Pareto front.</w:t>
      </w:r>
    </w:p>
    <w:p w14:paraId="08CE6FB6" w14:textId="7A19EB48" w:rsidR="00715732" w:rsidRDefault="00715732" w:rsidP="00AA4D76">
      <w:pPr>
        <w:rPr>
          <w:u w:val="single"/>
        </w:rPr>
      </w:pPr>
      <w:r>
        <w:rPr>
          <w:u w:val="single"/>
        </w:rPr>
        <w:t>The high-frequency controller achieves better performance through adaptability to weather conditions.</w:t>
      </w:r>
    </w:p>
    <w:p w14:paraId="56B58946" w14:textId="71914748" w:rsidR="0055796A" w:rsidRDefault="00715732" w:rsidP="00CC2154">
      <w:r>
        <w:t xml:space="preserve">Further analysis of the </w:t>
      </w:r>
      <w:r w:rsidR="00523E09">
        <w:t xml:space="preserve">N-leaching and yield </w:t>
      </w:r>
      <w:r>
        <w:t xml:space="preserve">outcomes for different controllers </w:t>
      </w:r>
      <w:r w:rsidR="00601CCC">
        <w:t>d</w:t>
      </w:r>
      <w:r>
        <w:t>emonstrates that the high-frequency controller achieves better performance by adapting to forecasted and past weather conditions</w:t>
      </w:r>
      <w:r w:rsidR="00523E09">
        <w:t>, as seen in Figure 4</w:t>
      </w:r>
      <w:r>
        <w:t>.</w:t>
      </w:r>
    </w:p>
    <w:p w14:paraId="3C8D869A" w14:textId="4AC053F9" w:rsidR="00910661" w:rsidRDefault="00CC2154" w:rsidP="00910661">
      <w:r>
        <w:t xml:space="preserve">Comparing Figure </w:t>
      </w:r>
      <w:r w:rsidR="00715732">
        <w:t>4</w:t>
      </w:r>
      <w:r>
        <w:t xml:space="preserve">a with </w:t>
      </w:r>
      <w:r w:rsidR="00715732">
        <w:t>4</w:t>
      </w:r>
      <w:r>
        <w:t>b, the outcomes of the single application controller inhabit two distinct clusters</w:t>
      </w:r>
      <w:r w:rsidR="00910661">
        <w:t xml:space="preserve">, demarcated according to the </w:t>
      </w:r>
      <w:r w:rsidR="00192B5D">
        <w:t>initial and early conditions</w:t>
      </w:r>
      <w:r w:rsidR="00910661">
        <w:t xml:space="preserve">. </w:t>
      </w:r>
      <w:r w:rsidR="00192B5D">
        <w:t>The “dry start” scenarios in Figure 4a are those where the initial soil moisture is</w:t>
      </w:r>
      <w:r w:rsidR="00292974">
        <w:t xml:space="preserve"> below</w:t>
      </w:r>
      <w:r w:rsidR="00192B5D">
        <w:t xml:space="preserve"> </w:t>
      </w:r>
      <w:commentRangeStart w:id="0"/>
      <w:r w:rsidR="00292974" w:rsidRPr="00292974">
        <w:rPr>
          <w:highlight w:val="yellow"/>
        </w:rPr>
        <w:t>30</w:t>
      </w:r>
      <w:r w:rsidR="00192B5D" w:rsidRPr="00292974">
        <w:rPr>
          <w:highlight w:val="yellow"/>
        </w:rPr>
        <w:t>%</w:t>
      </w:r>
      <w:commentRangeEnd w:id="0"/>
      <w:r w:rsidR="00825021">
        <w:rPr>
          <w:rStyle w:val="Kommentarzeichen"/>
          <w:sz w:val="24"/>
          <w:szCs w:val="24"/>
        </w:rPr>
        <w:commentReference w:id="0"/>
      </w:r>
      <w:r w:rsidR="00192B5D">
        <w:t xml:space="preserve"> of saturation</w:t>
      </w:r>
      <w:r w:rsidR="00292974">
        <w:t xml:space="preserve"> and rainfall is not forecasted in the first 3-day window. Figure 4b are the scenarios where either the initial soil moisture is above </w:t>
      </w:r>
      <w:r w:rsidR="00292974" w:rsidRPr="00B833AB">
        <w:rPr>
          <w:highlight w:val="yellow"/>
        </w:rPr>
        <w:t>30%</w:t>
      </w:r>
      <w:r w:rsidR="00292974">
        <w:t xml:space="preserve"> of saturation or rainfall is forecasted in the first 3-day window. In the wet initial or early condition, the outcomes for the single application controller </w:t>
      </w:r>
      <w:r>
        <w:t>are relatively high yield and (in some cases) high N leaching</w:t>
      </w:r>
      <w:r w:rsidR="00292974">
        <w:t xml:space="preserve">. In the dry initial and early condition, the outcomes for the single application controller </w:t>
      </w:r>
      <w:r>
        <w:t>are relatively low yield and low leaching.</w:t>
      </w:r>
      <w:r w:rsidR="009A0352">
        <w:t xml:space="preserve"> Intuitively, when the first forecast indicates rain, the single application controller concludes that avoiding </w:t>
      </w:r>
      <w:r w:rsidR="00292974">
        <w:t>N loss</w:t>
      </w:r>
      <w:r w:rsidR="009A0352">
        <w:t xml:space="preserve"> violations for the entire season will be too difficult </w:t>
      </w:r>
      <w:r w:rsidR="009A0352">
        <w:lastRenderedPageBreak/>
        <w:t xml:space="preserve">(i.e., costly) and focuses more narrowly on maximizing yield. When the first forecast indicates no rain, the single application controller concludes that water quality violations are reasonably avoidable for the entire season and applies less fertilizer to improve chances of avoiding the fine. </w:t>
      </w:r>
      <w:r w:rsidR="00910661">
        <w:t xml:space="preserve">Critically, because there is no opportunity to apply fertilizer later in the season, the </w:t>
      </w:r>
      <w:r w:rsidR="00D67C9A">
        <w:t xml:space="preserve">difference between the </w:t>
      </w:r>
      <w:r w:rsidR="00910661">
        <w:t xml:space="preserve">optimal single application decision </w:t>
      </w:r>
      <w:r w:rsidR="00D67C9A">
        <w:t>given a rain or no-rain forecast is large.</w:t>
      </w:r>
    </w:p>
    <w:p w14:paraId="79B33019" w14:textId="4A22EFA8" w:rsidR="00CD50C3" w:rsidRDefault="00292974" w:rsidP="00CC2154">
      <w:r>
        <w:t>Although there is clustering of outcomes for the every-6-day and every-3-day controllers, we observe (a) that the clusters do not strictly align with the dry versus wet initial and early conditions and (b) that the distance between the clusters shrinks as the monitoring and fertilizer application frequency increases.</w:t>
      </w:r>
      <w:r w:rsidR="00CD50C3">
        <w:t xml:space="preserve"> These observations indicate that when monitoring and fertilizer application are more frequent outcomes are less sensitive </w:t>
      </w:r>
      <w:ins w:id="1" w:author="Schmid  Niklas" w:date="2026-05-26T23:20:00Z" w16du:dateUtc="2026-05-26T21:20:00Z">
        <w:r w:rsidR="00B2389F">
          <w:t xml:space="preserve">to </w:t>
        </w:r>
      </w:ins>
      <w:r w:rsidR="00CD50C3">
        <w:t xml:space="preserve">weather conditions – both throughout the growing season and during the initial or early stages of the season. These controllers have many opportunities to adapt to new forecasts and realized weather conditions and are more able to steer outcomes toward a seemingly desired region. </w:t>
      </w:r>
    </w:p>
    <w:p w14:paraId="6E8E076E" w14:textId="3DE333E4" w:rsidR="00D150F0" w:rsidRDefault="00CD50C3" w:rsidP="00CC2154">
      <w:r>
        <w:t>Especially for the every-3-day policy, the controller</w:t>
      </w:r>
      <w:r w:rsidRPr="00CD50C3">
        <w:t xml:space="preserve"> </w:t>
      </w:r>
      <w:r>
        <w:t xml:space="preserve">ensures near-maximum yield in most weather scenarios even while maintaining the same probability of </w:t>
      </w:r>
      <w:r w:rsidR="00D150F0">
        <w:t>N loss</w:t>
      </w:r>
      <w:r>
        <w:t xml:space="preserve"> violation.</w:t>
      </w:r>
      <w:r w:rsidR="00D150F0">
        <w:t xml:space="preserve"> Compared to the single application, higher yields are achieved in both the low-leaching and high-leaching scenarios. </w:t>
      </w:r>
      <w:r w:rsidR="00EC4B39">
        <w:t xml:space="preserve">Whereas the single application controller achieves low-leaching in some scenarios through conservativeness (and thereby sacrificing profits), the every-3-day policy can </w:t>
      </w:r>
      <w:del w:id="2" w:author="Schmid  Niklas" w:date="2026-05-26T23:21:00Z" w16du:dateUtc="2026-05-26T21:21:00Z">
        <w:r w:rsidR="00EC4B39" w:rsidDel="002F1813">
          <w:delText>apprarently</w:delText>
        </w:r>
      </w:del>
      <w:ins w:id="3" w:author="Schmid  Niklas" w:date="2026-05-26T23:21:00Z" w16du:dateUtc="2026-05-26T21:21:00Z">
        <w:r w:rsidR="002F1813">
          <w:t>apparently</w:t>
        </w:r>
      </w:ins>
      <w:r w:rsidR="00A43131">
        <w:t xml:space="preserve"> </w:t>
      </w:r>
      <w:r w:rsidR="00EC4B39">
        <w:t>achieve low leaching without having to sacrifice profit. I</w:t>
      </w:r>
      <w:r w:rsidR="00D150F0">
        <w:t xml:space="preserve">n the high-leaching scenarios, the every-3-day policy is able to replace lost N and thereby ensure high yields even when N losses are high, unlike the single application scenario. </w:t>
      </w:r>
    </w:p>
    <w:p w14:paraId="000156A7" w14:textId="35EF55AB" w:rsidR="00136D1F" w:rsidRDefault="00DF017B" w:rsidP="00136D1F">
      <w:pPr>
        <w:rPr>
          <w:u w:val="single"/>
        </w:rPr>
      </w:pPr>
      <w:r>
        <w:rPr>
          <w:u w:val="single"/>
        </w:rPr>
        <w:t>Comments on policy design</w:t>
      </w:r>
    </w:p>
    <w:p w14:paraId="0DF9A3F0" w14:textId="4842F3B5" w:rsidR="00136D1F" w:rsidRDefault="00DF017B" w:rsidP="00CC2154">
      <w:commentRangeStart w:id="4"/>
      <w:r>
        <w:t>The Pareto curves in Figure 3a are the set of non-inferior achievable outcomes available to policymakers. A policymaker can choose the precise location within a given Pareto front through their selection of the level of the fine charged for water quality violations</w:t>
      </w:r>
      <w:r w:rsidR="00EC4B39">
        <w:t xml:space="preserve">. </w:t>
      </w:r>
      <w:r w:rsidR="007354ED">
        <w:t xml:space="preserve">Interestingly, Figures 5b and 5c show that both the land profitability and probability of violation are </w:t>
      </w:r>
      <w:r>
        <w:t>rather</w:t>
      </w:r>
      <w:r w:rsidR="007354ED">
        <w:t xml:space="preserve"> </w:t>
      </w:r>
      <w:r>
        <w:t>in</w:t>
      </w:r>
      <w:r w:rsidR="007354ED">
        <w:t xml:space="preserve">sensitive to the level of the fine when the </w:t>
      </w:r>
      <w:r w:rsidR="00EC4B39">
        <w:t>higher frequency</w:t>
      </w:r>
      <w:r w:rsidR="007354ED">
        <w:t xml:space="preserve"> controller</w:t>
      </w:r>
      <w:r w:rsidR="00EC4B39">
        <w:t>s are</w:t>
      </w:r>
      <w:r w:rsidR="007354ED">
        <w:t xml:space="preserve"> used.</w:t>
      </w:r>
      <w:r>
        <w:t xml:space="preserve"> </w:t>
      </w:r>
      <w:r w:rsidR="00136D1F">
        <w:t>In relation to the Pareto curve, this characteristic indicates that changing the level of the fine induces movement along the Pareto front in a “slower” manner for the high frequency controller.</w:t>
      </w:r>
      <w:r>
        <w:t xml:space="preserve"> This insensitivity of outcomes to the level of fine might be a desirable or undesirable feature, depending whether policymakers prefer the predictability of the outcome or the ease with which the location on the Pareto front can be manipulated. </w:t>
      </w:r>
      <w:commentRangeEnd w:id="4"/>
      <w:r w:rsidR="00002C09">
        <w:rPr>
          <w:rStyle w:val="Kommentarzeichen"/>
          <w:sz w:val="24"/>
          <w:szCs w:val="24"/>
        </w:rPr>
        <w:commentReference w:id="4"/>
      </w:r>
      <w:r>
        <w:t xml:space="preserve">Regardless, it is notable that, for the setting of this study, </w:t>
      </w:r>
      <w:r w:rsidR="00136D1F">
        <w:t>adaptability to weather</w:t>
      </w:r>
      <w:r>
        <w:t xml:space="preserve"> through high-frequency feedback</w:t>
      </w:r>
      <w:r w:rsidR="00136D1F">
        <w:t xml:space="preserve"> not only makes high yield outcomes more resilient to weather </w:t>
      </w:r>
      <w:r w:rsidR="00136D1F">
        <w:lastRenderedPageBreak/>
        <w:t>uncertainty but also make high yield outcomes more resilient to cha</w:t>
      </w:r>
      <w:r w:rsidR="00A95B2A">
        <w:t xml:space="preserve">nges in the policymakers choice for </w:t>
      </w:r>
      <w:r w:rsidR="00136D1F">
        <w:t>the level of the water quality fine.</w:t>
      </w:r>
    </w:p>
    <w:p w14:paraId="3E380A36" w14:textId="77777777" w:rsidR="00A811C1" w:rsidRDefault="00A811C1" w:rsidP="00CC2154"/>
    <w:p w14:paraId="5AAD2731" w14:textId="77777777" w:rsidR="00136D1F" w:rsidRDefault="00136D1F" w:rsidP="00CC2154"/>
    <w:p w14:paraId="1229699F" w14:textId="77777777" w:rsidR="00136D1F" w:rsidRDefault="00136D1F" w:rsidP="00CC2154"/>
    <w:p w14:paraId="0AEF2691" w14:textId="77777777" w:rsidR="00CD50C3" w:rsidRDefault="00CD50C3" w:rsidP="00CC2154"/>
    <w:p w14:paraId="32327D88" w14:textId="77777777" w:rsidR="00CD50C3" w:rsidRDefault="00CD50C3" w:rsidP="00CD50C3">
      <w:r>
        <w:t xml:space="preserve">The every-3-day controller is able to nimbly re-apply fertilizer as more no-rain-forecasted opportunities present themselves or, as seen with the every-9-day controller, if a water quality violation has already occurred. As a result, the every-3-day controller </w:t>
      </w:r>
    </w:p>
    <w:p w14:paraId="12A72B3D" w14:textId="77777777" w:rsidR="00CD50C3" w:rsidRDefault="00CD50C3" w:rsidP="00CC2154"/>
    <w:p w14:paraId="132AA6C5" w14:textId="77777777" w:rsidR="00136D1F" w:rsidRDefault="00136D1F" w:rsidP="00CC2154"/>
    <w:p w14:paraId="6C294470" w14:textId="77777777" w:rsidR="00601CCC" w:rsidRDefault="00601CCC">
      <w:r>
        <w:br w:type="page"/>
      </w:r>
    </w:p>
    <w:p w14:paraId="22249451" w14:textId="4D4506F8" w:rsidR="00136D1F" w:rsidRDefault="00D86F16" w:rsidP="00CC2154">
      <w:r>
        <w:lastRenderedPageBreak/>
        <w:t>Some old text:</w:t>
      </w:r>
    </w:p>
    <w:p w14:paraId="6CFFB631" w14:textId="1C9F8452" w:rsidR="00910661" w:rsidRDefault="00910661" w:rsidP="00CC2154">
      <w:r>
        <w:t>This demarcation is partly due to the binary forecast variable and the flat, one-time fee structure; however, critically, this extreme demarcation also arises because there is no opportunity to apply fertilizer later in the season, as further results demonstrate.</w:t>
      </w:r>
    </w:p>
    <w:p w14:paraId="5264C8C4" w14:textId="7F76E5E9" w:rsidR="00523E09" w:rsidRDefault="00523E09" w:rsidP="00CC2154">
      <w:r>
        <w:t>Figure 4 shows that outcomes in terms of total N leaching and yield are less sensitive to future and past weather when the highest-frequency controller is used.</w:t>
      </w:r>
    </w:p>
    <w:p w14:paraId="7BE8060E" w14:textId="48549D29" w:rsidR="00CC2154" w:rsidRDefault="00CC2154" w:rsidP="00CC2154">
      <w:r>
        <w:t>This insensitivity of outcomes to weather demonstrates that the high-frequency controller is more able to adapt to different weather scenarios and achieve desired outcomes – the means by which it outperforms the other controllers.</w:t>
      </w:r>
    </w:p>
    <w:p w14:paraId="0986CACD" w14:textId="5EEAF33F" w:rsidR="00B0137B" w:rsidRDefault="008A1384" w:rsidP="0079615D">
      <w:r>
        <w:t xml:space="preserve">Interestingly, Figures </w:t>
      </w:r>
      <w:r w:rsidR="00715732">
        <w:t>5</w:t>
      </w:r>
      <w:r>
        <w:t xml:space="preserve">b and </w:t>
      </w:r>
      <w:r w:rsidR="00715732">
        <w:t>5</w:t>
      </w:r>
      <w:r>
        <w:t xml:space="preserve">c show that both the land profitability and probability of violation are </w:t>
      </w:r>
      <w:r w:rsidR="00CC2154">
        <w:t xml:space="preserve">also </w:t>
      </w:r>
      <w:r>
        <w:t>less sensitive to the level of the fine when the highe</w:t>
      </w:r>
      <w:r w:rsidR="003F0D69">
        <w:t>st</w:t>
      </w:r>
      <w:r>
        <w:t>-frequency controller</w:t>
      </w:r>
      <w:r w:rsidR="003F0D69">
        <w:t xml:space="preserve"> is </w:t>
      </w:r>
      <w:r>
        <w:t>used.</w:t>
      </w:r>
      <w:r w:rsidR="00CC2154" w:rsidRPr="00CC2154">
        <w:t xml:space="preserve"> </w:t>
      </w:r>
      <w:r w:rsidR="00CC2154">
        <w:t xml:space="preserve">In relation to the Pareto curve, this characteristic indicates that changing the level of the fine induces movement along the Pareto front in a “slower” manner for the high frequency controller. </w:t>
      </w:r>
      <w:r w:rsidR="00B0137B" w:rsidRPr="00D86F16">
        <w:t>This characteristic is somewhat due to the flat, one-time fee structure: after a water quality violation occurs for the higher-frequency controllers, the controller often decides to apply more fertilizer since the fine will not increase for further violations. This gives the operator an opportunity to partially “earn back” the fine through increased yield and thereby reduces sensitivity to the fine.</w:t>
      </w:r>
      <w:r w:rsidR="0022510C" w:rsidRPr="00D86F16">
        <w:t xml:space="preserve"> Future work could explore more complicated, variable-fine structures.</w:t>
      </w:r>
      <w:r w:rsidR="0022510C">
        <w:t xml:space="preserve"> </w:t>
      </w:r>
    </w:p>
    <w:p w14:paraId="29BDE1E6" w14:textId="74900ADF" w:rsidR="00A811C1" w:rsidRDefault="00A811C1" w:rsidP="0079615D">
      <w:r>
        <w:t>The every-3-day controller is able to mitigate bad weather as well as the receipt of fines</w:t>
      </w:r>
    </w:p>
    <w:p w14:paraId="0B9FE8E0" w14:textId="49B91446" w:rsidR="00B0137B" w:rsidRDefault="00B0137B" w:rsidP="0079615D">
      <w:r>
        <w:t>Nonetheless though, the every-3-day controller significantly outperforms the single application and every-9-day controllers even among the set of non-violating trajectories only, as illustrated in Figure 3b. Thus, the better performance of the every-3-day controller does not merely reflect a defect in the fine structure but reflects the more generalizable benefit of the controller’s adaptability to weather scenarios.</w:t>
      </w:r>
      <w:r w:rsidR="0022510C">
        <w:t xml:space="preserve"> Moreover, for the setting of this study, adaptability to weather, especially past conditions, not only makes high yield outcomes more resilient to weather uncertainty but also make high yield outcomes more resilient to changes in the level of the water quality fine.</w:t>
      </w:r>
    </w:p>
    <w:p w14:paraId="7649877D" w14:textId="0733469C" w:rsidR="00B0137B" w:rsidRDefault="0022510C" w:rsidP="0079615D">
      <w:r>
        <w:t>Extra text, not used:</w:t>
      </w:r>
    </w:p>
    <w:p w14:paraId="2D7D31EA" w14:textId="70C6F8B2" w:rsidR="00715732" w:rsidRDefault="00715732" w:rsidP="0079615D">
      <w:r>
        <w:t>Best illustrated in the aggregate rather than individual trajectories.</w:t>
      </w:r>
    </w:p>
    <w:p w14:paraId="777A7C1A" w14:textId="0085B855" w:rsidR="00715732" w:rsidRDefault="00A326BE" w:rsidP="0079615D">
      <w:r>
        <w:t xml:space="preserve">Overall, these results demonstrate both (a) the top-line result that the high-frequency controller achieves lower likelihoods of violating water quality standards without any reduction in profit and (b) qualitatively, that the high-frequency controller achieves better performance by enabling adaptation to weather scenarios. </w:t>
      </w:r>
    </w:p>
    <w:p w14:paraId="1FBDFEDD" w14:textId="64F2EF9F" w:rsidR="00E14691" w:rsidRDefault="00E14691" w:rsidP="0079615D">
      <w:r>
        <w:lastRenderedPageBreak/>
        <w:t>Further, anticipating that more information will become available for future decisions, the initial decision of the every-3-day fertilizer is less sensitive to the initial information in hand – the initial fertilizer application is approximately 75 kg N/m</w:t>
      </w:r>
      <w:r>
        <w:rPr>
          <w:vertAlign w:val="superscript"/>
        </w:rPr>
        <w:t>2</w:t>
      </w:r>
      <w:r>
        <w:t xml:space="preserve"> regardless of the first forecast; whereas the single application controller decision differs from 65 kg N/m</w:t>
      </w:r>
      <w:r>
        <w:rPr>
          <w:vertAlign w:val="superscript"/>
        </w:rPr>
        <w:t>2</w:t>
      </w:r>
      <w:r>
        <w:t xml:space="preserve"> to 50 kg N/m</w:t>
      </w:r>
      <w:r>
        <w:rPr>
          <w:vertAlign w:val="superscript"/>
        </w:rPr>
        <w:t>2</w:t>
      </w:r>
      <w:r>
        <w:t xml:space="preserve"> (</w:t>
      </w:r>
      <w:r w:rsidRPr="007A5F73">
        <w:rPr>
          <w:highlight w:val="yellow"/>
        </w:rPr>
        <w:t>check numbers</w:t>
      </w:r>
      <w:r>
        <w:t>). NEED TO CHECK OTHER INITIAL SOIL MOISTURES BEFORE SAYING SOMETHING LIKE THIS.</w:t>
      </w:r>
    </w:p>
    <w:p w14:paraId="360334D1" w14:textId="77777777" w:rsidR="000A5646" w:rsidRDefault="000A5646" w:rsidP="000A5646">
      <w:r>
        <w:t xml:space="preserve">Aware that such opportunities may arise as the future plays out,  In this manner, whether weather is “good” or “bad”, and whether a violation occurs or does not, the every-3-day controller is able to adapt </w:t>
      </w:r>
    </w:p>
    <w:p w14:paraId="22D3E4F4" w14:textId="77777777" w:rsidR="000A5646" w:rsidRDefault="000A5646" w:rsidP="0079615D"/>
    <w:sectPr w:rsidR="000A5646">
      <w:pgSz w:w="12240" w:h="15840"/>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hmid  Niklas" w:date="2026-05-26T23:18:00Z" w:initials="NS">
    <w:p w14:paraId="439F2CB4" w14:textId="77777777" w:rsidR="000B361A" w:rsidRDefault="00825021" w:rsidP="000B361A">
      <w:pPr>
        <w:pStyle w:val="Kommentartext"/>
      </w:pPr>
      <w:r>
        <w:rPr>
          <w:rStyle w:val="Kommentarzeichen"/>
        </w:rPr>
        <w:annotationRef/>
      </w:r>
      <w:r w:rsidR="000B361A">
        <w:t>Moisture Limit was 0.1 in Rye‘s dataset, which I guess means 10% (?).</w:t>
      </w:r>
    </w:p>
  </w:comment>
  <w:comment w:id="4" w:author="Schmid  Niklas" w:date="2026-05-26T23:24:00Z" w:initials="NS">
    <w:p w14:paraId="097C722D" w14:textId="77777777" w:rsidR="00002C09" w:rsidRDefault="00002C09" w:rsidP="00002C09">
      <w:pPr>
        <w:pStyle w:val="Kommentartext"/>
      </w:pPr>
      <w:r>
        <w:rPr>
          <w:rStyle w:val="Kommentarzeichen"/>
        </w:rPr>
        <w:annotationRef/>
      </w:r>
      <w:r>
        <w:t>In my interpretation, interpretability remains same. Farmers can just avoid leaching more easily if they fertilize more often. Accordingly, fines must be chosen larger if fertilizing every 3 days becomes more of a standard to maintain the same effect.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9F2CB4" w15:done="0"/>
  <w15:commentEx w15:paraId="097C72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5074B5" w16cex:dateUtc="2026-05-26T21:18:00Z"/>
  <w16cex:commentExtensible w16cex:durableId="225F23C7" w16cex:dateUtc="2026-05-26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9F2CB4" w16cid:durableId="765074B5"/>
  <w16cid:commentId w16cid:paraId="097C722D" w16cid:durableId="225F23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mid  Niklas">
    <w15:presenceInfo w15:providerId="AD" w15:userId="S::nikschmid@ethz.ch::5700b714-66e6-462c-8041-4a3b310b68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B1"/>
    <w:rsid w:val="00002C09"/>
    <w:rsid w:val="00043061"/>
    <w:rsid w:val="00064B74"/>
    <w:rsid w:val="000720FA"/>
    <w:rsid w:val="000A5646"/>
    <w:rsid w:val="000B361A"/>
    <w:rsid w:val="000E4073"/>
    <w:rsid w:val="001326CA"/>
    <w:rsid w:val="00136D1F"/>
    <w:rsid w:val="001410CA"/>
    <w:rsid w:val="00184825"/>
    <w:rsid w:val="00192B5D"/>
    <w:rsid w:val="001952FF"/>
    <w:rsid w:val="001F10A4"/>
    <w:rsid w:val="002119D4"/>
    <w:rsid w:val="0022510C"/>
    <w:rsid w:val="00292974"/>
    <w:rsid w:val="002F1813"/>
    <w:rsid w:val="003711C5"/>
    <w:rsid w:val="003F0D69"/>
    <w:rsid w:val="00414AC0"/>
    <w:rsid w:val="00421883"/>
    <w:rsid w:val="00485410"/>
    <w:rsid w:val="0049103A"/>
    <w:rsid w:val="00494565"/>
    <w:rsid w:val="004B7D16"/>
    <w:rsid w:val="00523E09"/>
    <w:rsid w:val="0055796A"/>
    <w:rsid w:val="00565771"/>
    <w:rsid w:val="005E1231"/>
    <w:rsid w:val="005E7988"/>
    <w:rsid w:val="00601CCC"/>
    <w:rsid w:val="006F6A51"/>
    <w:rsid w:val="00701B1A"/>
    <w:rsid w:val="00715732"/>
    <w:rsid w:val="007354ED"/>
    <w:rsid w:val="0079615D"/>
    <w:rsid w:val="007A5F73"/>
    <w:rsid w:val="007E3545"/>
    <w:rsid w:val="00802565"/>
    <w:rsid w:val="00825021"/>
    <w:rsid w:val="008A1384"/>
    <w:rsid w:val="008A7119"/>
    <w:rsid w:val="008E24DB"/>
    <w:rsid w:val="008F7724"/>
    <w:rsid w:val="00905FB1"/>
    <w:rsid w:val="00910661"/>
    <w:rsid w:val="009927EE"/>
    <w:rsid w:val="009A0352"/>
    <w:rsid w:val="00A326BE"/>
    <w:rsid w:val="00A3461D"/>
    <w:rsid w:val="00A43131"/>
    <w:rsid w:val="00A654AF"/>
    <w:rsid w:val="00A66DC1"/>
    <w:rsid w:val="00A811C1"/>
    <w:rsid w:val="00A95B2A"/>
    <w:rsid w:val="00AA0074"/>
    <w:rsid w:val="00AA4D76"/>
    <w:rsid w:val="00B0137B"/>
    <w:rsid w:val="00B15842"/>
    <w:rsid w:val="00B2389F"/>
    <w:rsid w:val="00B3030A"/>
    <w:rsid w:val="00B833AB"/>
    <w:rsid w:val="00C12320"/>
    <w:rsid w:val="00C508B9"/>
    <w:rsid w:val="00C55C6E"/>
    <w:rsid w:val="00CC2154"/>
    <w:rsid w:val="00CD50C3"/>
    <w:rsid w:val="00CE260C"/>
    <w:rsid w:val="00CE274E"/>
    <w:rsid w:val="00D145F3"/>
    <w:rsid w:val="00D150F0"/>
    <w:rsid w:val="00D456EF"/>
    <w:rsid w:val="00D67C9A"/>
    <w:rsid w:val="00D724C4"/>
    <w:rsid w:val="00D86F16"/>
    <w:rsid w:val="00DA374E"/>
    <w:rsid w:val="00DA6393"/>
    <w:rsid w:val="00DB1AA9"/>
    <w:rsid w:val="00DF017B"/>
    <w:rsid w:val="00E001A2"/>
    <w:rsid w:val="00E14691"/>
    <w:rsid w:val="00E30D52"/>
    <w:rsid w:val="00EC4B39"/>
    <w:rsid w:val="00FC1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FCFD"/>
  <w15:chartTrackingRefBased/>
  <w15:docId w15:val="{1A3B5884-A174-4316-8A40-6A046D061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05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05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05FB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05FB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05FB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05FB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5FB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05FB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5FB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05FB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05FB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05FB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05FB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05FB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05FB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5FB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5FB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5FB1"/>
    <w:rPr>
      <w:rFonts w:eastAsiaTheme="majorEastAsia" w:cstheme="majorBidi"/>
      <w:color w:val="272727" w:themeColor="text1" w:themeTint="D8"/>
    </w:rPr>
  </w:style>
  <w:style w:type="paragraph" w:styleId="Titel">
    <w:name w:val="Title"/>
    <w:basedOn w:val="Standard"/>
    <w:next w:val="Standard"/>
    <w:link w:val="TitelZchn"/>
    <w:uiPriority w:val="10"/>
    <w:qFormat/>
    <w:rsid w:val="00905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5FB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5FB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5FB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5FB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05FB1"/>
    <w:rPr>
      <w:i/>
      <w:iCs/>
      <w:color w:val="404040" w:themeColor="text1" w:themeTint="BF"/>
    </w:rPr>
  </w:style>
  <w:style w:type="paragraph" w:styleId="Listenabsatz">
    <w:name w:val="List Paragraph"/>
    <w:basedOn w:val="Standard"/>
    <w:uiPriority w:val="34"/>
    <w:qFormat/>
    <w:rsid w:val="00905FB1"/>
    <w:pPr>
      <w:ind w:left="720"/>
      <w:contextualSpacing/>
    </w:pPr>
  </w:style>
  <w:style w:type="character" w:styleId="IntensiveHervorhebung">
    <w:name w:val="Intense Emphasis"/>
    <w:basedOn w:val="Absatz-Standardschriftart"/>
    <w:uiPriority w:val="21"/>
    <w:qFormat/>
    <w:rsid w:val="00905FB1"/>
    <w:rPr>
      <w:i/>
      <w:iCs/>
      <w:color w:val="0F4761" w:themeColor="accent1" w:themeShade="BF"/>
    </w:rPr>
  </w:style>
  <w:style w:type="paragraph" w:styleId="IntensivesZitat">
    <w:name w:val="Intense Quote"/>
    <w:basedOn w:val="Standard"/>
    <w:next w:val="Standard"/>
    <w:link w:val="IntensivesZitatZchn"/>
    <w:uiPriority w:val="30"/>
    <w:qFormat/>
    <w:rsid w:val="00905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05FB1"/>
    <w:rPr>
      <w:i/>
      <w:iCs/>
      <w:color w:val="0F4761" w:themeColor="accent1" w:themeShade="BF"/>
    </w:rPr>
  </w:style>
  <w:style w:type="character" w:styleId="IntensiverVerweis">
    <w:name w:val="Intense Reference"/>
    <w:basedOn w:val="Absatz-Standardschriftart"/>
    <w:uiPriority w:val="32"/>
    <w:qFormat/>
    <w:rsid w:val="00905FB1"/>
    <w:rPr>
      <w:b/>
      <w:bCs/>
      <w:smallCaps/>
      <w:color w:val="0F4761" w:themeColor="accent1" w:themeShade="BF"/>
      <w:spacing w:val="5"/>
    </w:rPr>
  </w:style>
  <w:style w:type="paragraph" w:styleId="berarbeitung">
    <w:name w:val="Revision"/>
    <w:hidden/>
    <w:uiPriority w:val="99"/>
    <w:semiHidden/>
    <w:rsid w:val="00825021"/>
    <w:pPr>
      <w:spacing w:after="0" w:line="240" w:lineRule="auto"/>
    </w:pPr>
  </w:style>
  <w:style w:type="character" w:styleId="Kommentarzeichen">
    <w:name w:val="annotation reference"/>
    <w:basedOn w:val="Absatz-Standardschriftart"/>
    <w:uiPriority w:val="99"/>
    <w:semiHidden/>
    <w:unhideWhenUsed/>
    <w:rsid w:val="00825021"/>
    <w:rPr>
      <w:sz w:val="16"/>
      <w:szCs w:val="16"/>
    </w:rPr>
  </w:style>
  <w:style w:type="paragraph" w:styleId="Kommentartext">
    <w:name w:val="annotation text"/>
    <w:basedOn w:val="Standard"/>
    <w:link w:val="KommentartextZchn"/>
    <w:uiPriority w:val="99"/>
    <w:unhideWhenUsed/>
    <w:rsid w:val="00825021"/>
    <w:pPr>
      <w:spacing w:line="240" w:lineRule="auto"/>
    </w:pPr>
    <w:rPr>
      <w:sz w:val="20"/>
      <w:szCs w:val="20"/>
    </w:rPr>
  </w:style>
  <w:style w:type="character" w:customStyle="1" w:styleId="KommentartextZchn">
    <w:name w:val="Kommentartext Zchn"/>
    <w:basedOn w:val="Absatz-Standardschriftart"/>
    <w:link w:val="Kommentartext"/>
    <w:uiPriority w:val="99"/>
    <w:rsid w:val="00825021"/>
    <w:rPr>
      <w:sz w:val="20"/>
      <w:szCs w:val="20"/>
    </w:rPr>
  </w:style>
  <w:style w:type="paragraph" w:styleId="Kommentarthema">
    <w:name w:val="annotation subject"/>
    <w:basedOn w:val="Kommentartext"/>
    <w:next w:val="Kommentartext"/>
    <w:link w:val="KommentarthemaZchn"/>
    <w:uiPriority w:val="99"/>
    <w:semiHidden/>
    <w:unhideWhenUsed/>
    <w:rsid w:val="00825021"/>
    <w:rPr>
      <w:b/>
      <w:bCs/>
    </w:rPr>
  </w:style>
  <w:style w:type="character" w:customStyle="1" w:styleId="KommentarthemaZchn">
    <w:name w:val="Kommentarthema Zchn"/>
    <w:basedOn w:val="KommentartextZchn"/>
    <w:link w:val="Kommentarthema"/>
    <w:uiPriority w:val="99"/>
    <w:semiHidden/>
    <w:rsid w:val="008250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1473</Words>
  <Characters>8397</Characters>
  <Application>Microsoft Office Word</Application>
  <DocSecurity>0</DocSecurity>
  <Lines>69</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Wallington  Kevin Daniel</dc:creator>
  <cp:keywords/>
  <dc:description/>
  <cp:lastModifiedBy>Schmid  Niklas</cp:lastModifiedBy>
  <cp:revision>44</cp:revision>
  <dcterms:created xsi:type="dcterms:W3CDTF">2026-03-13T13:00:00Z</dcterms:created>
  <dcterms:modified xsi:type="dcterms:W3CDTF">2026-05-26T21:25:00Z</dcterms:modified>
</cp:coreProperties>
</file>